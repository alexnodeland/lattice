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 fee is </w:t>
      </w:r>
      <w:del w:id="1" w:author="Ada" w:date="2026-10-01T09:00:00Z">
        <w:r>
          <w:delText>100</w:delText>
        </w:r>
      </w:del>
      <w:ins w:id="2" w:author="Ada" w:date="2026-10-01T09:00:00Z">
        <w:r>
          <w:t>120</w:t>
        </w:r>
      </w:ins>
      <w:r>
        <w:t xml:space="preserve"> euros.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